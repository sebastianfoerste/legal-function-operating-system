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14="http://schemas.microsoft.com/office/word/2010/wordml" mc:Ignorable="w14">
  <w:body>
    <w:p>
      <w:pPr>
        <w:pStyle w:val="Title"/>
      </w:pPr>
      <w:r>
        <w:t xml:space="preserve">SYNTHETIC MASTER SUBSCRIPTION AGREEMENT</w:t>
      </w:r>
    </w:p>
    <w:p>
      <w:r>
        <w:rPr>
          <w:i/>
        </w:rPr>
        <w:t xml:space="preserve">Synthetic training document. Northwind Analytics GmbH (Supplier) and Example Retail SE (Customer) are fictitious. Customer draft, variant: specialist.</w:t>
      </w:r>
    </w:p>
    <w:p>
      <w:pPr>
        <w:pStyle w:val="Heading1"/>
      </w:pPr>
      <w:bookmarkStart w:id="0" w:name="_SyntheticClause"/>
      <w:r>
        <w:t xml:space="preserve">1. Definitions</w:t>
      </w:r>
      <w:bookmarkEnd w:id="0"/>
    </w:p>
    <w:p>
      <w:r>
        <w:t xml:space="preserve">1.1</w:t>
        <w:tab/>
      </w:r>
      <w:r>
        <w:rPr>
          <w:b/>
        </w:rPr>
        <w:t xml:space="preserve">Fees</w:t>
      </w:r>
      <w:r>
        <w:t xml:space="preserve"> means the subscription fees set out in the Order Form.</w:t>
      </w:r>
    </w:p>
    <w:p>
      <w:pPr>
        <w:pStyle w:val="Heading1"/>
      </w:pPr>
      <w:r>
        <w:t xml:space="preserve">2. Fees and Payment</w:t>
      </w:r>
    </w:p>
    <w:p>
      <w:r>
        <w:t xml:space="preserve">2.1</w:t>
        <w:tab/>
        <w:t xml:space="preserve">Customer shall pay undisputed invoices within ninety (90) days of receipt.</w:t>
      </w:r>
    </w:p>
    <w:p>
      <w:pPr>
        <w:pStyle w:val="Heading1"/>
      </w:pPr>
      <w:r>
        <w:t xml:space="preserve">3. Audit</w:t>
      </w:r>
    </w:p>
    <w:p xmlns:w="http://schemas.openxmlformats.org/wordprocessingml/2006/main">
      <w:r>
        <w:t xml:space="preserve">3.1</w:t>
        <w:tab/>
        <w:t xml:space="preserve">Customer may audit Supplier's facilities, systems and records </w:t>
      </w:r>
      <w:del w:id="1" w:author="Approved review (synthetic pilot)" w:date="2026-10-06T19:22:38Z">
        <w:r>
          <w:rPr>
            <w:b/>
          </w:rPr>
          <w:delText xml:space="preserve">at any time</w:delText>
        </w:r>
      </w:del>
      <w:del w:id="2" w:author="Approved review (synthetic pilot)" w:date="2026-10-06T19:22:38Z">
        <w:r>
          <w:delText xml:space="preserve"> and without prior notice</w:delText>
        </w:r>
      </w:del>
      <w:ins w:id="3" w:author="Approved review (synthetic pilot)" w:date="2026-10-06T19:22:38Z">
        <w:r>
          <w:rPr>
            <w:b/>
          </w:rPr>
          <w:t xml:space="preserve">once in any twelve (12) month period on thirty (30) days' prior written notice, during business hours and subject to Supplier's confidentiality requirements</w:t>
        </w:r>
      </w:ins>
      <w:r>
        <w:t xml:space="preserve">.</w:t>
      </w:r>
    </w:p>
    <w:p>
      <w:pPr>
        <w:pStyle w:val="Heading1"/>
      </w:pPr>
      <w:r>
        <w:t xml:space="preserve">4. Data Protection</w:t>
      </w:r>
    </w:p>
    <w:p xmlns:w="http://schemas.openxmlformats.org/wordprocessingml/2006/main">
      <w:r>
        <w:t xml:space="preserve">4.1</w:t>
        <w:tab/>
      </w:r>
      <w:del w:id="4" w:author="Approved review (synthetic pilot)" w:date="2026-10-06T19:22:38Z">
        <w:r>
          <w:delText xml:space="preserve">Supplier shall not engage any subprocessor for the processing of Customer Personal Data.</w:delText>
        </w:r>
      </w:del>
      <w:ins w:id="5" w:author="Approved review (synthetic pilot)" w:date="2026-10-06T19:22:38Z">
        <w:r>
          <w:t xml:space="preserve">Supplier may engage the subprocessors listed in Annex 2 and shall give Customer thirty (30) days' prior notice of any intended addition or replacement, during which Customer may object on reasonable grounds.</w:t>
        </w:r>
      </w:ins>
    </w:p>
    <w:p>
      <w:pPr>
        <w:pStyle w:val="Heading1"/>
      </w:pPr>
      <w:r>
        <w:t xml:space="preserve">5. Limitation of Liability</w:t>
      </w:r>
    </w:p>
    <w:p xmlns:w="http://schemas.openxmlformats.org/wordprocessingml/2006/main">
      <w:r>
        <w:lastRenderedPageBreak/>
        <w:t xml:space="preserve">5.1</w:t>
        <w:tab/>
        <w:t xml:space="preserve">Supplier's </w:t>
      </w:r>
      <w:r>
        <w:rPr>
          <w:b/>
        </w:rPr>
        <w:t xml:space="preserve">aggregate liability</w:t>
      </w:r>
      <w:r>
        <w:t xml:space="preserve"> under this Agreement shall not exceed </w:t>
      </w:r>
      <w:del w:id="6" w:author="Approved review (synthetic pilot)" w:date="2026-10-06T19:22:38Z">
        <w:r>
          <w:delText xml:space="preserve">three hundred </w:delText>
        </w:r>
      </w:del>
      <w:del w:id="7" w:author="Approved review (synthetic pilot)" w:date="2026-10-06T19:22:38Z">
        <w:r>
          <w:rPr>
            <w:i/>
          </w:rPr>
          <w:delText xml:space="preserve">percent (300%)</w:delText>
        </w:r>
      </w:del>
      <w:ins w:id="8" w:author="Approved review (synthetic pilot)" w:date="2026-10-06T19:22:38Z">
        <w:r>
          <w:t xml:space="preserve">two hundred percent (200%)</w:t>
        </w:r>
      </w:ins>
      <w:r>
        <w:t xml:space="preserve"> of the Fees paid in the twelve (12) months preceding the claim.</w:t>
      </w:r>
    </w:p>
    <w:p xmlns:w="http://schemas.openxmlformats.org/wordprocessingml/2006/main">
      <w:pPr>
        <w:rPr>
          <w:ins w:id="10" w:author="Approved review (synthetic pilot)" w:date="2026-10-06T19:22:38Z"/>
        </w:rPr>
      </w:pPr>
      <w:ins w:id="9" w:author="Approved review (synthetic pilot)" w:date="2026-10-06T19:22:38Z">
        <w:r>
          <w:t xml:space="preserve">Neither party is liable for indirect or consequential loss, loss of profit or loss of data, except where liability cannot be limited or excluded by law.</w:t>
        </w:r>
      </w:ins>
    </w:p>
    <w:p>
      <w:pPr>
        <w:pStyle w:val="Heading1"/>
      </w:pPr>
      <w:r>
        <w:t xml:space="preserve">6. Product Roadmap and Pricing</w:t>
      </w:r>
    </w:p>
    <w:p xmlns:w="http://schemas.openxmlformats.org/wordprocessingml/2006/main">
      <w:r>
        <w:t xml:space="preserve">6.1</w:t>
        <w:tab/>
      </w:r>
      <w:del w:id="11" w:author="Approved review (synthetic pilot)" w:date="2026-10-06T19:22:38Z">
        <w:r>
          <w:delText xml:space="preserve">Supplier shall deliver the features described in the Product Roadmap no later than 31 December 2026.</w:delText>
        </w:r>
      </w:del>
      <w:ins w:id="12" w:author="Approved review (synthetic pilot)" w:date="2026-10-06T19:22:38Z">
        <w:r>
          <w:t xml:space="preserve">Any product roadmap is provided for information only and is not a commitment to deliver any feature or functionality.</w:t>
        </w:r>
      </w:ins>
    </w:p>
    <w:p xmlns:w="http://schemas.openxmlformats.org/wordprocessingml/2006/main">
      <w:pPr>
        <w:rPr>
          <w:del w:id="14" w:author="Approved review (synthetic pilot)" w:date="2026-10-06T19:22:38Z"/>
        </w:rPr>
      </w:pPr>
      <w:del w:id="13" w:author="Approved review (synthetic pilot)" w:date="2026-10-06T19:22:38Z">
        <w:r>
          <w:delText xml:space="preserve">6.2</w:delText>
          <w:tab/>
          <w:delText xml:space="preserve">Customer shall be entitled to the most favourable pricing offered by Supplier to any other customer.</w:delText>
        </w:r>
      </w:del>
    </w:p>
    <w:p>
      <w:pPr>
        <w:pStyle w:val="Heading1"/>
      </w:pPr>
      <w:r>
        <w:t xml:space="preserve">7. General</w:t>
      </w:r>
    </w:p>
    <w:p>
      <w:r>
        <w:t xml:space="preserve">7.1</w:t>
        <w:tab/>
        <w:t xml:space="preserve">This Agreement is governed by the laws of Germany.</w:t>
      </w:r>
    </w:p>
    <w:tbl>
      <w:tblPr>
        <w:tblW w:w="9000" w:type="dxa"/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>Order summary (synthetic)</w:t>
            </w:r>
          </w:p>
        </w:tc>
        <w:tc>
          <w:tcPr>
            <w:tcW w:w="4500" w:type="dxa"/>
          </w:tcPr>
          <w:p>
            <w:r>
              <w:t>Value</w:t>
            </w:r>
          </w:p>
        </w:tc>
      </w:tr>
      <w:tr>
        <w:tc>
          <w:tcPr>
            <w:tcW w:w="4500" w:type="dxa"/>
          </w:tcPr>
          <w:p>
            <w:r>
              <w:t>Annual contract value</w:t>
            </w:r>
          </w:p>
        </w:tc>
        <w:tc>
          <w:tcPr>
            <w:tcW w:w="4500" w:type="dxa"/>
          </w:tcPr>
          <w:p>
            <w:r>
              <w:t>EUR 480,000</w:t>
            </w:r>
          </w:p>
        </w:tc>
      </w:tr>
      <w:tr>
        <w:tc>
          <w:tcPr>
            <w:tcW w:w="4500" w:type="dxa"/>
          </w:tcPr>
          <w:p>
            <w:r>
              <w:t>Initial term</w:t>
            </w:r>
          </w:p>
        </w:tc>
        <w:tc>
          <w:tcPr>
            <w:tcW w:w="4500" w:type="dxa"/>
          </w:tcPr>
          <w:p>
            <w:r>
              <w:t>36 months</w:t>
            </w:r>
          </w:p>
        </w:tc>
      </w:tr>
    </w:tbl>
    <w:sectPr>
      <w:pgSz w:w="11906" w:h="16838"/>
      <w:pgMar w:top="1417" w:right="1417" w:bottom="1134" w:left="1417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jc w:val="center"/>
    </w:pPr>
    <w:rPr>
      <w:b/>
      <w:sz w:val="32"/>
    </w:rPr>
  </w:style>
  <w:style w:type="paragraph" w:styleId="Heading1">
    <w:name w:val="heading 1"/>
    <w:basedOn w:val="Normal"/>
    <w:pPr>
      <w:keepNext/>
      <w:spacing w:before="240"/>
    </w:pPr>
    <w:rPr>
      <w:b/>
      <w:sz w:val="2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
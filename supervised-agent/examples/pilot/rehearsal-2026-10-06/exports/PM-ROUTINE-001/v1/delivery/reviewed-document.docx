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routine.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 xmlns:w="http://schemas.openxmlformats.org/wordprocessingml/2006/main">
      <w:r>
        <w:t xml:space="preserve">2.1</w:t>
        <w:tab/>
        <w:t xml:space="preserve">Customer shall pay undisputed invoices within </w:t>
      </w:r>
      <w:del w:id="1" w:author="Approved review (synthetic pilot)" w:date="2026-10-06T19:22:37Z">
        <w:r>
          <w:delText xml:space="preserve">ninety (90) days</w:delText>
        </w:r>
      </w:del>
      <w:ins w:id="2" w:author="Approved review (synthetic pilot)" w:date="2026-10-06T19:22:37Z">
        <w:r>
          <w:t xml:space="preserve">thirty (30) days</w:t>
        </w:r>
      </w:ins>
      <w:r>
        <w:t xml:space="preserve"> of receipt.</w:t>
      </w:r>
    </w:p>
    <w:p>
      <w:pPr>
        <w:pStyle w:val="Heading1"/>
      </w:pPr>
      <w:r>
        <w:t xml:space="preserve">3. Audit</w:t>
      </w:r>
    </w:p>
    <w:p xmlns:w="http://schemas.openxmlformats.org/wordprocessingml/2006/main">
      <w:r>
        <w:t xml:space="preserve">3.1</w:t>
        <w:tab/>
        <w:t xml:space="preserve">Customer may audit Supplier's facilities, systems and records </w:t>
      </w:r>
      <w:del w:id="3" w:author="Approved review (synthetic pilot)" w:date="2026-10-06T19:22:37Z">
        <w:r>
          <w:rPr>
            <w:b/>
          </w:rPr>
          <w:delText xml:space="preserve">at any time</w:delText>
        </w:r>
      </w:del>
      <w:del w:id="4" w:author="Approved review (synthetic pilot)" w:date="2026-10-06T19:22:37Z">
        <w:r>
          <w:delText xml:space="preserve"> and without prior notice</w:delText>
        </w:r>
      </w:del>
      <w:ins w:id="5" w:author="Approved review (synthetic pilot)" w:date="2026-10-06T19:22:37Z">
        <w:r>
          <w:rPr>
            <w:b/>
          </w:rPr>
          <w:t xml:space="preserve">once in any twelve (12) month period on thirty (30) days' prior written notice, during business hours and subject to Supplier's confidentiality requirements</w:t>
        </w:r>
      </w:ins>
      <w:r>
        <w:t xml:space="preserve">.</w:t>
      </w:r>
    </w:p>
    <w:p>
      <w:pPr>
        <w:pStyle w:val="Heading1"/>
      </w:pPr>
      <w:r>
        <w:t xml:space="preserve">4. Data Protection</w:t>
      </w:r>
    </w:p>
    <w:p>
      <w:r>
        <w:t xml:space="preserve">4.1</w:t>
        <w:tab/>
        <w:t xml:space="preserve">Supplier may engage the subprocessors listed in Annex 2.</w:t>
      </w:r>
    </w:p>
    <w:p>
      <w:pPr>
        <w:pStyle w:val="Heading1"/>
      </w:pPr>
      <w:r>
        <w:t xml:space="preserve">5. Limitation of Liability</w:t>
      </w:r>
    </w:p>
    <w:p>
      <w:r>
        <w:lastRenderedPageBreak/>
        <w:t xml:space="preserve">5.1</w:t>
        <w:tab/>
        <w:t xml:space="preserve">Supplier's </w:t>
      </w:r>
      <w:r>
        <w:rPr>
          <w:b/>
        </w:rPr>
        <w:t xml:space="preserve">aggregate liability</w:t>
      </w:r>
      <w:r>
        <w:t xml:space="preserve"> under this Agreement shall not exceed one hundred </w:t>
      </w:r>
      <w:r>
        <w:rPr>
          <w:i/>
        </w:rPr>
        <w:t xml:space="preserve">percent (100%)</w:t>
      </w:r>
      <w:r>
        <w:t xml:space="preserve"> of the Fees paid in the twelve (12) months preceding the claim.</w:t>
      </w:r>
    </w:p>
    <w:p>
      <w:r>
        <w:t xml:space="preserve">5.2</w:t>
        <w:tab/>
        <w:t xml:space="preserve">Neither party is liable for indirect or consequential loss, loss of profit or loss of data, except where liability cannot be limited or excluded by law.</w:t>
      </w:r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